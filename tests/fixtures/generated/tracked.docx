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1884" w14:textId="77777777" w:rsidR="007964E3" w:rsidRDefault="008E639B">
      <w:pPr>
        <w:pStyle w:val="1"/>
      </w:pPr>
      <w:r>
        <w:t>문서</w:t>
      </w:r>
      <w:r>
        <w:t xml:space="preserve"> </w:t>
      </w:r>
      <w:r>
        <w:t>파서</w:t>
      </w:r>
      <w:r>
        <w:t xml:space="preserve"> </w:t>
      </w:r>
      <w:r>
        <w:t>테스트</w:t>
      </w:r>
      <w:r>
        <w:t xml:space="preserve"> </w:t>
      </w:r>
      <w:r>
        <w:t>보고서</w:t>
      </w:r>
    </w:p>
    <w:p w14:paraId="5BBC7F1B" w14:textId="050D23B1" w:rsidR="007964E3" w:rsidRDefault="008E639B">
      <w:r>
        <w:t>이</w:t>
      </w:r>
      <w:r>
        <w:t xml:space="preserve"> </w:t>
      </w:r>
      <w:r>
        <w:t>문서는</w:t>
      </w:r>
      <w:r>
        <w:t xml:space="preserve"> </w:t>
      </w:r>
      <w:r>
        <w:t>표</w:t>
      </w:r>
      <w:r>
        <w:t xml:space="preserve">, </w:t>
      </w:r>
      <w:r>
        <w:t>병합</w:t>
      </w:r>
      <w:r>
        <w:t xml:space="preserve"> </w:t>
      </w:r>
      <w:r>
        <w:t>셀</w:t>
      </w:r>
      <w:r>
        <w:t xml:space="preserve">, </w:t>
      </w:r>
      <w:del w:id="0" w:author="검토자" w:date="2026-10-07T12:13:00Z" w16du:dateUtc="2026-10-07T03:13:00Z">
        <w:r w:rsidDel="00D738B5">
          <w:delText>중첩</w:delText>
        </w:r>
        <w:r w:rsidDel="00D738B5">
          <w:delText xml:space="preserve"> </w:delText>
        </w:r>
        <w:r w:rsidDel="00D738B5">
          <w:delText>표</w:delText>
        </w:r>
        <w:r w:rsidDel="00D738B5">
          <w:delText xml:space="preserve">, </w:delText>
        </w:r>
      </w:del>
      <w:r>
        <w:t>다단</w:t>
      </w:r>
      <w:r>
        <w:t xml:space="preserve"> </w:t>
      </w:r>
      <w:r>
        <w:t>레이아웃을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테스트</w:t>
      </w:r>
      <w:r>
        <w:t xml:space="preserve"> </w:t>
      </w:r>
      <w:r>
        <w:t>문서입니다</w:t>
      </w:r>
      <w:r>
        <w:t>.</w:t>
      </w:r>
      <w:ins w:id="1" w:author="검토자" w:date="2026-10-07T12:13:00Z" w16du:dateUtc="2026-10-07T03:13:00Z">
        <w:r w:rsidR="00D738B5">
          <w:t xml:space="preserve"> [</w:t>
        </w:r>
        <w:r w:rsidR="00D738B5">
          <w:rPr>
            <w:rFonts w:ascii="맑은 고딕" w:eastAsia="맑은 고딕" w:hAnsi="맑은 고딕" w:cs="맑은 고딕" w:hint="eastAsia"/>
          </w:rPr>
          <w:t>추적</w:t>
        </w:r>
        <w:r w:rsidR="00D738B5">
          <w:t xml:space="preserve"> </w:t>
        </w:r>
        <w:r w:rsidR="00D738B5">
          <w:rPr>
            <w:rFonts w:ascii="맑은 고딕" w:eastAsia="맑은 고딕" w:hAnsi="맑은 고딕" w:cs="맑은 고딕" w:hint="eastAsia"/>
          </w:rPr>
          <w:t>삽입</w:t>
        </w:r>
        <w:r w:rsidR="00D738B5">
          <w:t xml:space="preserve">] </w:t>
        </w:r>
        <w:r w:rsidR="00D738B5">
          <w:rPr>
            <w:rFonts w:ascii="맑은 고딕" w:eastAsia="맑은 고딕" w:hAnsi="맑은 고딕" w:cs="맑은 고딕" w:hint="eastAsia"/>
          </w:rPr>
          <w:t>검토</w:t>
        </w:r>
        <w:r w:rsidR="00D738B5">
          <w:t xml:space="preserve"> </w:t>
        </w:r>
        <w:r w:rsidR="00D738B5">
          <w:rPr>
            <w:rFonts w:ascii="맑은 고딕" w:eastAsia="맑은 고딕" w:hAnsi="맑은 고딕" w:cs="맑은 고딕" w:hint="eastAsia"/>
          </w:rPr>
          <w:t>의견을</w:t>
        </w:r>
        <w:r w:rsidR="00D738B5">
          <w:t xml:space="preserve"> </w:t>
        </w:r>
        <w:r w:rsidR="00D738B5">
          <w:rPr>
            <w:rFonts w:ascii="맑은 고딕" w:eastAsia="맑은 고딕" w:hAnsi="맑은 고딕" w:cs="맑은 고딕" w:hint="eastAsia"/>
          </w:rPr>
          <w:t>반영한</w:t>
        </w:r>
        <w:r w:rsidR="00D738B5">
          <w:t xml:space="preserve"> </w:t>
        </w:r>
        <w:r w:rsidR="00D738B5">
          <w:rPr>
            <w:rFonts w:ascii="맑은 고딕" w:eastAsia="맑은 고딕" w:hAnsi="맑은 고딕" w:cs="맑은 고딕" w:hint="eastAsia"/>
          </w:rPr>
          <w:t>문장입니다</w:t>
        </w:r>
        <w:r w:rsidR="00D738B5">
          <w:t>.</w:t>
        </w:r>
      </w:ins>
      <w:r w:rsidR="008B26D8">
        <w:rPr>
          <w:rStyle w:val="aff2"/>
        </w:rPr>
        <w:footnoteReference w:id="1"/>
      </w:r>
    </w:p>
    <w:p w14:paraId="69651216" w14:textId="77777777" w:rsidR="007964E3" w:rsidRDefault="008E639B">
      <w:pPr>
        <w:pStyle w:val="21"/>
      </w:pPr>
      <w:r>
        <w:t xml:space="preserve">1. </w:t>
      </w:r>
      <w:commentRangeStart w:id="2"/>
      <w:r>
        <w:t>예산</w:t>
      </w:r>
      <w:r>
        <w:t xml:space="preserve"> </w:t>
      </w:r>
      <w:r>
        <w:t>현황</w:t>
      </w:r>
      <w:commentRangeEnd w:id="2"/>
      <w:r w:rsidR="00D738B5">
        <w:rPr>
          <w:rStyle w:val="aff4"/>
          <w:sz w:val="26"/>
          <w:szCs w:val="26"/>
        </w:rPr>
        <w:commentReference w:id="2"/>
      </w:r>
    </w:p>
    <w:p w14:paraId="6573C9AE" w14:textId="77777777" w:rsidR="007964E3" w:rsidRDefault="008E639B">
      <w:r>
        <w:t>항목별</w:t>
      </w:r>
      <w:r>
        <w:t xml:space="preserve"> </w:t>
      </w:r>
      <w:r>
        <w:t>예산은</w:t>
      </w:r>
      <w:r>
        <w:t xml:space="preserve"> </w:t>
      </w:r>
      <w:r>
        <w:t>다음</w:t>
      </w:r>
      <w:r>
        <w:t xml:space="preserve"> </w:t>
      </w:r>
      <w:r>
        <w:t>표와</w:t>
      </w:r>
      <w:r>
        <w:t xml:space="preserve"> </w:t>
      </w:r>
      <w:r>
        <w:t>같다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64E3" w14:paraId="4B67CCE5" w14:textId="77777777">
        <w:tc>
          <w:tcPr>
            <w:tcW w:w="2160" w:type="dxa"/>
            <w:vMerge w:val="restart"/>
          </w:tcPr>
          <w:p w14:paraId="260D036F" w14:textId="77777777" w:rsidR="007964E3" w:rsidRDefault="008E639B">
            <w:r>
              <w:t>구분</w:t>
            </w:r>
          </w:p>
        </w:tc>
        <w:tc>
          <w:tcPr>
            <w:tcW w:w="4320" w:type="dxa"/>
            <w:gridSpan w:val="2"/>
          </w:tcPr>
          <w:p w14:paraId="5C499064" w14:textId="77777777" w:rsidR="007964E3" w:rsidRDefault="008E639B">
            <w:r>
              <w:t>2025</w:t>
            </w:r>
            <w:r>
              <w:t>년</w:t>
            </w:r>
          </w:p>
        </w:tc>
        <w:tc>
          <w:tcPr>
            <w:tcW w:w="2160" w:type="dxa"/>
            <w:vMerge w:val="restart"/>
          </w:tcPr>
          <w:p w14:paraId="0D3528B8" w14:textId="77777777" w:rsidR="007964E3" w:rsidRDefault="008E639B">
            <w:r>
              <w:t>비고</w:t>
            </w:r>
          </w:p>
        </w:tc>
      </w:tr>
      <w:tr w:rsidR="007964E3" w14:paraId="161F37B3" w14:textId="77777777">
        <w:tc>
          <w:tcPr>
            <w:tcW w:w="2160" w:type="dxa"/>
            <w:vMerge/>
          </w:tcPr>
          <w:p w14:paraId="682C53EA" w14:textId="77777777" w:rsidR="007964E3" w:rsidRDefault="007964E3"/>
        </w:tc>
        <w:tc>
          <w:tcPr>
            <w:tcW w:w="2160" w:type="dxa"/>
          </w:tcPr>
          <w:p w14:paraId="079C3956" w14:textId="77777777" w:rsidR="007964E3" w:rsidRDefault="008E639B">
            <w:r>
              <w:t>상반기</w:t>
            </w:r>
          </w:p>
        </w:tc>
        <w:tc>
          <w:tcPr>
            <w:tcW w:w="2160" w:type="dxa"/>
          </w:tcPr>
          <w:p w14:paraId="0F505F5A" w14:textId="77777777" w:rsidR="007964E3" w:rsidRDefault="008E639B">
            <w:r>
              <w:t>하반기</w:t>
            </w:r>
          </w:p>
        </w:tc>
        <w:tc>
          <w:tcPr>
            <w:tcW w:w="2160" w:type="dxa"/>
            <w:vMerge/>
          </w:tcPr>
          <w:p w14:paraId="1966C1A3" w14:textId="77777777" w:rsidR="007964E3" w:rsidRDefault="007964E3"/>
        </w:tc>
      </w:tr>
      <w:tr w:rsidR="007964E3" w14:paraId="08EF255B" w14:textId="77777777">
        <w:tc>
          <w:tcPr>
            <w:tcW w:w="2160" w:type="dxa"/>
          </w:tcPr>
          <w:p w14:paraId="46A88B52" w14:textId="77777777" w:rsidR="007964E3" w:rsidRDefault="008E639B">
            <w:r>
              <w:t>인건비</w:t>
            </w:r>
          </w:p>
        </w:tc>
        <w:tc>
          <w:tcPr>
            <w:tcW w:w="2160" w:type="dxa"/>
          </w:tcPr>
          <w:p w14:paraId="4AF59298" w14:textId="16C63373" w:rsidR="007964E3" w:rsidRDefault="00D738B5">
            <w:ins w:id="3" w:author="검토자" w:date="2026-10-07T12:13:00Z" w16du:dateUtc="2026-10-07T03:13:00Z">
              <w:r>
                <w:t>1,250</w:t>
              </w:r>
            </w:ins>
            <w:del w:id="4" w:author="검토자" w:date="2026-10-07T12:13:00Z" w16du:dateUtc="2026-10-07T03:13:00Z">
              <w:r w:rsidR="008E639B" w:rsidDel="00D738B5">
                <w:delText>1,200</w:delText>
              </w:r>
            </w:del>
          </w:p>
        </w:tc>
        <w:tc>
          <w:tcPr>
            <w:tcW w:w="2160" w:type="dxa"/>
          </w:tcPr>
          <w:p w14:paraId="4A05A7D6" w14:textId="77777777" w:rsidR="007964E3" w:rsidRDefault="008E639B">
            <w:r>
              <w:t>1,350</w:t>
            </w:r>
          </w:p>
        </w:tc>
        <w:tc>
          <w:tcPr>
            <w:tcW w:w="2160" w:type="dxa"/>
          </w:tcPr>
          <w:p w14:paraId="560495AE" w14:textId="77777777" w:rsidR="007964E3" w:rsidRDefault="008E639B">
            <w:r>
              <w:t>증액</w:t>
            </w:r>
          </w:p>
        </w:tc>
      </w:tr>
      <w:tr w:rsidR="007964E3" w14:paraId="1A6C93AB" w14:textId="77777777">
        <w:tc>
          <w:tcPr>
            <w:tcW w:w="2160" w:type="dxa"/>
          </w:tcPr>
          <w:p w14:paraId="5978D22C" w14:textId="77777777" w:rsidR="007964E3" w:rsidRDefault="008E639B">
            <w:r>
              <w:t>운영비</w:t>
            </w:r>
          </w:p>
        </w:tc>
        <w:tc>
          <w:tcPr>
            <w:tcW w:w="2160" w:type="dxa"/>
          </w:tcPr>
          <w:p w14:paraId="0B23D215" w14:textId="77777777" w:rsidR="007964E3" w:rsidRDefault="008E639B">
            <w:r>
              <w:t>800</w:t>
            </w:r>
          </w:p>
        </w:tc>
        <w:tc>
          <w:tcPr>
            <w:tcW w:w="2160" w:type="dxa"/>
          </w:tcPr>
          <w:p w14:paraId="783F18E9" w14:textId="77777777" w:rsidR="007964E3" w:rsidRDefault="008E639B">
            <w:commentRangeStart w:id="5"/>
            <w:r>
              <w:t>760</w:t>
            </w:r>
            <w:commentRangeEnd w:id="5"/>
            <w:r w:rsidR="00D738B5">
              <w:rPr>
                <w:rStyle w:val="aff4"/>
                <w:sz w:val="20"/>
                <w:szCs w:val="22"/>
              </w:rPr>
              <w:commentReference w:id="5"/>
            </w:r>
          </w:p>
        </w:tc>
        <w:tc>
          <w:tcPr>
            <w:tcW w:w="2160" w:type="dxa"/>
          </w:tcPr>
          <w:p w14:paraId="27ABA612" w14:textId="77777777" w:rsidR="007964E3" w:rsidRDefault="008E639B">
            <w:r>
              <w:t>세부내역</w:t>
            </w:r>
          </w:p>
          <w:tbl>
            <w:tblPr>
              <w:tblStyle w:val="af9"/>
              <w:tblW w:w="0" w:type="auto"/>
              <w:tblLook w:val="04A0" w:firstRow="1" w:lastRow="0" w:firstColumn="1" w:lastColumn="0" w:noHBand="0" w:noVBand="1"/>
            </w:tblPr>
            <w:tblGrid>
              <w:gridCol w:w="1005"/>
              <w:gridCol w:w="929"/>
            </w:tblGrid>
            <w:tr w:rsidR="007964E3" w14:paraId="02FA3E7E" w14:textId="77777777">
              <w:tc>
                <w:tcPr>
                  <w:tcW w:w="1080" w:type="dxa"/>
                </w:tcPr>
                <w:p w14:paraId="7F0ECB17" w14:textId="77777777" w:rsidR="007964E3" w:rsidRDefault="008E639B">
                  <w:r>
                    <w:t>통신비</w:t>
                  </w:r>
                </w:p>
              </w:tc>
              <w:tc>
                <w:tcPr>
                  <w:tcW w:w="1080" w:type="dxa"/>
                </w:tcPr>
                <w:p w14:paraId="7592274A" w14:textId="77777777" w:rsidR="007964E3" w:rsidRDefault="008E639B">
                  <w:r>
                    <w:t>120</w:t>
                  </w:r>
                </w:p>
              </w:tc>
            </w:tr>
            <w:tr w:rsidR="007964E3" w14:paraId="38CB2D31" w14:textId="77777777">
              <w:tc>
                <w:tcPr>
                  <w:tcW w:w="1080" w:type="dxa"/>
                </w:tcPr>
                <w:p w14:paraId="553C1DF2" w14:textId="77777777" w:rsidR="007964E3" w:rsidRDefault="008E639B">
                  <w:r>
                    <w:t>임차료</w:t>
                  </w:r>
                </w:p>
              </w:tc>
              <w:tc>
                <w:tcPr>
                  <w:tcW w:w="1080" w:type="dxa"/>
                </w:tcPr>
                <w:p w14:paraId="7E55B344" w14:textId="77777777" w:rsidR="007964E3" w:rsidRDefault="008E639B">
                  <w:r>
                    <w:t>640</w:t>
                  </w:r>
                </w:p>
              </w:tc>
            </w:tr>
          </w:tbl>
          <w:p w14:paraId="65918372" w14:textId="77777777" w:rsidR="007964E3" w:rsidRDefault="007964E3"/>
        </w:tc>
      </w:tr>
    </w:tbl>
    <w:p w14:paraId="5269C623" w14:textId="77777777" w:rsidR="007964E3" w:rsidRDefault="008E639B">
      <w:r>
        <w:rPr>
          <w:noProof/>
        </w:rPr>
        <w:drawing>
          <wp:inline distT="0" distB="0" distL="0" distR="0" wp14:anchorId="7AFB9B5D" wp14:editId="21843A92">
            <wp:extent cx="2011680" cy="1207008"/>
            <wp:effectExtent l="0" t="0" r="0" b="0"/>
            <wp:docPr id="1" name="Picture 1" descr="예산 차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D57" w14:textId="77777777" w:rsidR="007964E3" w:rsidRDefault="008E639B">
      <w:pPr>
        <w:pStyle w:val="a0"/>
      </w:pPr>
      <w:r>
        <w:t>첫째</w:t>
      </w:r>
      <w:r>
        <w:t xml:space="preserve"> </w:t>
      </w:r>
      <w:r>
        <w:t>항목</w:t>
      </w:r>
    </w:p>
    <w:p w14:paraId="251DB72B" w14:textId="010C11D4" w:rsidR="007964E3" w:rsidDel="00D738B5" w:rsidRDefault="008E639B">
      <w:pPr>
        <w:pStyle w:val="a0"/>
        <w:rPr>
          <w:del w:id="6" w:author="검토자" w:date="2026-10-07T12:13:00Z" w16du:dateUtc="2026-10-07T03:13:00Z"/>
        </w:rPr>
      </w:pPr>
      <w:del w:id="7" w:author="검토자" w:date="2026-10-07T12:13:00Z" w16du:dateUtc="2026-10-07T03:13:00Z">
        <w:r w:rsidDel="00D738B5">
          <w:delText>둘째</w:delText>
        </w:r>
        <w:r w:rsidDel="00D738B5">
          <w:delText xml:space="preserve"> </w:delText>
        </w:r>
        <w:r w:rsidDel="00D738B5">
          <w:delText>항목</w:delText>
        </w:r>
      </w:del>
    </w:p>
    <w:p w14:paraId="0008A7D2" w14:textId="77777777" w:rsidR="007964E3" w:rsidRDefault="008E639B">
      <w:pPr>
        <w:pStyle w:val="21"/>
      </w:pPr>
      <w:r>
        <w:t xml:space="preserve">2. </w:t>
      </w:r>
      <w:r>
        <w:t>다단</w:t>
      </w:r>
      <w:r>
        <w:t xml:space="preserve"> </w:t>
      </w:r>
      <w:r>
        <w:t>본문</w:t>
      </w:r>
    </w:p>
    <w:p w14:paraId="671AC36E" w14:textId="77777777" w:rsidR="007964E3" w:rsidRDefault="007964E3">
      <w:pPr>
        <w:sectPr w:rsidR="007964E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C8503F" w14:textId="77777777" w:rsidR="007964E3" w:rsidRDefault="008E639B">
      <w:r>
        <w:lastRenderedPageBreak/>
        <w:t xml:space="preserve">&lt;&lt;A01&gt;&gt; </w:t>
      </w:r>
      <w:r>
        <w:t>다단</w:t>
      </w:r>
      <w:r>
        <w:t xml:space="preserve"> </w:t>
      </w:r>
      <w:r>
        <w:t>편집은</w:t>
      </w:r>
      <w:r>
        <w:t xml:space="preserve"> </w:t>
      </w:r>
      <w:r>
        <w:t>신문이나</w:t>
      </w:r>
      <w:r>
        <w:t xml:space="preserve"> </w:t>
      </w:r>
      <w:r>
        <w:t>학술지에서</w:t>
      </w:r>
      <w:r>
        <w:t xml:space="preserve"> </w:t>
      </w:r>
      <w:r>
        <w:t>흔히</w:t>
      </w:r>
      <w:r>
        <w:t xml:space="preserve"> </w:t>
      </w:r>
      <w:r>
        <w:t>쓰이는</w:t>
      </w:r>
      <w:r>
        <w:t xml:space="preserve"> </w:t>
      </w:r>
      <w:r>
        <w:t>배치</w:t>
      </w:r>
      <w:r>
        <w:t xml:space="preserve"> </w:t>
      </w:r>
      <w:r>
        <w:t>방식으로</w:t>
      </w:r>
      <w:r>
        <w:t xml:space="preserve">, </w:t>
      </w:r>
      <w:r>
        <w:t>한</w:t>
      </w:r>
      <w:r>
        <w:t xml:space="preserve"> </w:t>
      </w:r>
      <w:r>
        <w:t>페이지를</w:t>
      </w:r>
      <w:r>
        <w:t xml:space="preserve"> </w:t>
      </w:r>
      <w:r>
        <w:t>여러</w:t>
      </w:r>
      <w:r>
        <w:t xml:space="preserve"> </w:t>
      </w:r>
      <w:r>
        <w:t>개의</w:t>
      </w:r>
      <w:r>
        <w:t xml:space="preserve"> </w:t>
      </w:r>
      <w:r>
        <w:t>세로</w:t>
      </w:r>
      <w:r>
        <w:t xml:space="preserve"> </w:t>
      </w:r>
      <w:r>
        <w:t>단으로</w:t>
      </w:r>
      <w:r>
        <w:t xml:space="preserve"> </w:t>
      </w:r>
      <w:r>
        <w:t>나누어</w:t>
      </w:r>
      <w:r>
        <w:t xml:space="preserve"> </w:t>
      </w:r>
      <w:r>
        <w:t>글을</w:t>
      </w:r>
      <w:r>
        <w:t xml:space="preserve"> </w:t>
      </w:r>
      <w:r>
        <w:t>흘려</w:t>
      </w:r>
      <w:r>
        <w:t xml:space="preserve"> </w:t>
      </w:r>
      <w:r>
        <w:t>보냅니다</w:t>
      </w:r>
      <w:r>
        <w:t xml:space="preserve">. </w:t>
      </w:r>
      <w:r>
        <w:t>파서는</w:t>
      </w:r>
      <w:r>
        <w:t xml:space="preserve"> </w:t>
      </w:r>
      <w:r>
        <w:t>왼쪽</w:t>
      </w:r>
      <w:r>
        <w:t xml:space="preserve"> </w:t>
      </w:r>
      <w:r>
        <w:t>단을</w:t>
      </w:r>
      <w:r>
        <w:t xml:space="preserve"> </w:t>
      </w:r>
      <w:r>
        <w:t>끝까지</w:t>
      </w:r>
      <w:r>
        <w:t xml:space="preserve"> </w:t>
      </w:r>
      <w:r>
        <w:t>읽은</w:t>
      </w:r>
      <w:r>
        <w:t xml:space="preserve"> </w:t>
      </w:r>
      <w:r>
        <w:t>다음</w:t>
      </w:r>
      <w:r>
        <w:t xml:space="preserve"> </w:t>
      </w:r>
      <w:r>
        <w:t>오른쪽</w:t>
      </w:r>
      <w:r>
        <w:t xml:space="preserve"> </w:t>
      </w:r>
      <w:r>
        <w:t>단으로</w:t>
      </w:r>
      <w:r>
        <w:t xml:space="preserve"> </w:t>
      </w:r>
      <w:r>
        <w:t>넘어가야</w:t>
      </w:r>
      <w:r>
        <w:t xml:space="preserve"> </w:t>
      </w:r>
      <w:r>
        <w:t>합니다</w:t>
      </w:r>
      <w:r>
        <w:t>. &lt;&lt;A02&gt;&gt;</w:t>
      </w:r>
    </w:p>
    <w:p w14:paraId="07BB369D" w14:textId="77777777" w:rsidR="007964E3" w:rsidRDefault="008E639B">
      <w:r>
        <w:t>&lt;&lt;A03&gt;&gt; Multi-column layouts are common in academic papers. A naive extractor reads straight across the page and interleaves lines from both columns, producing unreadable text for search and RAG. &lt;&lt;A04&gt;&gt;</w:t>
      </w:r>
    </w:p>
    <w:p w14:paraId="342AE194" w14:textId="77777777" w:rsidR="007964E3" w:rsidRDefault="008E639B">
      <w:r>
        <w:t xml:space="preserve">&lt;&lt;A05&gt;&gt;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한국어</w:t>
      </w:r>
      <w:r>
        <w:t xml:space="preserve"> </w:t>
      </w:r>
      <w:r>
        <w:t>문단입니다</w:t>
      </w:r>
      <w:r>
        <w:t xml:space="preserve">. </w:t>
      </w:r>
      <w:r>
        <w:t>표와</w:t>
      </w:r>
      <w:r>
        <w:t xml:space="preserve"> </w:t>
      </w:r>
      <w:r>
        <w:t>그림</w:t>
      </w:r>
      <w:r>
        <w:t xml:space="preserve">, </w:t>
      </w:r>
      <w:r>
        <w:t>각주가</w:t>
      </w:r>
      <w:r>
        <w:t xml:space="preserve"> </w:t>
      </w:r>
      <w:r>
        <w:t>함께</w:t>
      </w:r>
      <w:r>
        <w:t xml:space="preserve"> </w:t>
      </w:r>
      <w:r>
        <w:t>나타나는</w:t>
      </w:r>
      <w:r>
        <w:t xml:space="preserve"> </w:t>
      </w:r>
      <w:r>
        <w:t>문서에서도</w:t>
      </w:r>
      <w:r>
        <w:t xml:space="preserve"> </w:t>
      </w:r>
      <w:r>
        <w:t>읽기</w:t>
      </w:r>
      <w:r>
        <w:t xml:space="preserve"> </w:t>
      </w:r>
      <w:r>
        <w:t>순서를</w:t>
      </w:r>
      <w:r>
        <w:t xml:space="preserve"> </w:t>
      </w:r>
      <w:r>
        <w:t>유지하는</w:t>
      </w:r>
      <w:r>
        <w:t xml:space="preserve"> </w:t>
      </w:r>
      <w:r>
        <w:t>것이</w:t>
      </w:r>
      <w:r>
        <w:t xml:space="preserve"> </w:t>
      </w:r>
      <w:r>
        <w:t>검색</w:t>
      </w:r>
      <w:r>
        <w:t xml:space="preserve"> </w:t>
      </w:r>
      <w:r>
        <w:t>품질에</w:t>
      </w:r>
      <w:r>
        <w:t xml:space="preserve"> </w:t>
      </w:r>
      <w:r>
        <w:t>직접적인</w:t>
      </w:r>
      <w:r>
        <w:t xml:space="preserve"> </w:t>
      </w:r>
      <w:r>
        <w:t>영향을</w:t>
      </w:r>
      <w:r>
        <w:t xml:space="preserve"> </w:t>
      </w:r>
      <w:r>
        <w:t>줍니다</w:t>
      </w:r>
      <w:r>
        <w:t xml:space="preserve">. </w:t>
      </w:r>
      <w:r>
        <w:t>이</w:t>
      </w:r>
      <w:r>
        <w:t xml:space="preserve"> </w:t>
      </w:r>
      <w:r>
        <w:t>문장은</w:t>
      </w:r>
      <w:r>
        <w:t xml:space="preserve"> </w:t>
      </w:r>
      <w:r>
        <w:t>단</w:t>
      </w:r>
      <w:r>
        <w:t xml:space="preserve"> </w:t>
      </w:r>
      <w:r>
        <w:t>경계를</w:t>
      </w:r>
      <w:r>
        <w:t xml:space="preserve"> </w:t>
      </w:r>
      <w:r>
        <w:t>넘어가도록</w:t>
      </w:r>
      <w:r>
        <w:t xml:space="preserve"> </w:t>
      </w:r>
      <w:r>
        <w:t>충분히</w:t>
      </w:r>
      <w:r>
        <w:t xml:space="preserve"> </w:t>
      </w:r>
      <w:r>
        <w:t>길게</w:t>
      </w:r>
      <w:r>
        <w:t xml:space="preserve"> </w:t>
      </w:r>
      <w:r>
        <w:t>작성되었습니다</w:t>
      </w:r>
      <w:r>
        <w:t>. &lt;&lt;A06&gt;&gt;</w:t>
      </w:r>
    </w:p>
    <w:p w14:paraId="6C1CBB9C" w14:textId="77777777" w:rsidR="007964E3" w:rsidRDefault="008E639B">
      <w:r>
        <w:t>&lt;&lt;A07&gt;&gt; The gutter between columns is detected from whitespace that stays empty across many consecutive rows, which distinguishes it from ordinary word spacing inside a justified line of text. &lt;&lt;A08&gt;&gt;</w:t>
      </w:r>
    </w:p>
    <w:p w14:paraId="25564F80" w14:textId="77777777" w:rsidR="007964E3" w:rsidRDefault="008E639B">
      <w:r>
        <w:t xml:space="preserve">&lt;&lt;A09&gt;&gt; </w:t>
      </w:r>
      <w:r>
        <w:t>마지막</w:t>
      </w:r>
      <w:r>
        <w:t xml:space="preserve"> </w:t>
      </w:r>
      <w:r>
        <w:t>문단은</w:t>
      </w:r>
      <w:r>
        <w:t xml:space="preserve"> </w:t>
      </w:r>
      <w:r>
        <w:t>오른쪽</w:t>
      </w:r>
      <w:r>
        <w:t xml:space="preserve"> </w:t>
      </w:r>
      <w:r>
        <w:t>단에</w:t>
      </w:r>
      <w:r>
        <w:t xml:space="preserve"> </w:t>
      </w:r>
      <w:r>
        <w:t>위치하게</w:t>
      </w:r>
      <w:r>
        <w:t xml:space="preserve"> </w:t>
      </w:r>
      <w:r>
        <w:t>됩니다</w:t>
      </w:r>
      <w:r>
        <w:t xml:space="preserve">. </w:t>
      </w:r>
      <w:r>
        <w:t>추출</w:t>
      </w:r>
      <w:r>
        <w:t xml:space="preserve"> </w:t>
      </w:r>
      <w:r>
        <w:t>결과에서</w:t>
      </w:r>
      <w:r>
        <w:t xml:space="preserve"> </w:t>
      </w:r>
      <w:r>
        <w:t>이</w:t>
      </w:r>
      <w:r>
        <w:t xml:space="preserve"> </w:t>
      </w:r>
      <w:r>
        <w:t>문단은</w:t>
      </w:r>
      <w:r>
        <w:t xml:space="preserve"> </w:t>
      </w:r>
      <w:r>
        <w:t>앞선</w:t>
      </w:r>
      <w:r>
        <w:t xml:space="preserve"> </w:t>
      </w:r>
      <w:r>
        <w:t>모든</w:t>
      </w:r>
      <w:r>
        <w:t xml:space="preserve"> </w:t>
      </w:r>
      <w:r>
        <w:t>문단</w:t>
      </w:r>
      <w:r>
        <w:t xml:space="preserve"> </w:t>
      </w:r>
      <w:r>
        <w:t>뒤에</w:t>
      </w:r>
      <w:r>
        <w:t xml:space="preserve"> </w:t>
      </w:r>
      <w:r>
        <w:t>와야</w:t>
      </w:r>
      <w:r>
        <w:t xml:space="preserve"> </w:t>
      </w:r>
      <w:r>
        <w:t>하며</w:t>
      </w:r>
      <w:r>
        <w:t xml:space="preserve">, </w:t>
      </w:r>
      <w:r>
        <w:t>중간에</w:t>
      </w:r>
      <w:r>
        <w:t xml:space="preserve"> </w:t>
      </w:r>
      <w:r>
        <w:t>다른</w:t>
      </w:r>
      <w:r>
        <w:t xml:space="preserve"> </w:t>
      </w:r>
      <w:r>
        <w:t>단의</w:t>
      </w:r>
      <w:r>
        <w:t xml:space="preserve"> </w:t>
      </w:r>
      <w:r>
        <w:t>문장이</w:t>
      </w:r>
      <w:r>
        <w:t xml:space="preserve"> </w:t>
      </w:r>
      <w:r>
        <w:t>끼어들어서는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검증용</w:t>
      </w:r>
      <w:r>
        <w:t xml:space="preserve"> </w:t>
      </w:r>
      <w:r>
        <w:t>표식은</w:t>
      </w:r>
      <w:r>
        <w:t xml:space="preserve"> </w:t>
      </w:r>
      <w:r>
        <w:t>순서대로</w:t>
      </w:r>
      <w:r>
        <w:t xml:space="preserve"> </w:t>
      </w:r>
      <w:r>
        <w:t>증가합니다</w:t>
      </w:r>
      <w:r>
        <w:t>. &lt;&lt;A10&gt;&gt;</w:t>
      </w:r>
    </w:p>
    <w:p w14:paraId="7B34B6D7" w14:textId="77777777" w:rsidR="007964E3" w:rsidRDefault="008E639B">
      <w:r>
        <w:t>&lt;&lt;A11&gt;&gt; Closing paragraph of the column section. It repeats a little more text so that both columns are filled with several lines and the layout analysis has enough evidence to find the gutter. &lt;&lt;A12&gt;&gt;</w:t>
      </w:r>
    </w:p>
    <w:p w14:paraId="3057520A" w14:textId="77777777" w:rsidR="007964E3" w:rsidRDefault="007964E3">
      <w:pPr>
        <w:sectPr w:rsidR="007964E3">
          <w:type w:val="continuous"/>
          <w:pgSz w:w="12240" w:h="15840"/>
          <w:pgMar w:top="1440" w:right="1800" w:bottom="1440" w:left="1800" w:header="720" w:footer="720" w:gutter="0"/>
          <w:cols w:num="2" w:space="567"/>
          <w:docGrid w:linePitch="360"/>
        </w:sectPr>
      </w:pPr>
    </w:p>
    <w:p w14:paraId="20F30DE5" w14:textId="77777777" w:rsidR="007964E3" w:rsidRDefault="008E639B">
      <w:pPr>
        <w:pStyle w:val="21"/>
      </w:pPr>
      <w:r>
        <w:t xml:space="preserve">3. </w:t>
      </w:r>
      <w:r>
        <w:t>결론</w:t>
      </w:r>
    </w:p>
    <w:p w14:paraId="2768CFE0" w14:textId="77777777" w:rsidR="007964E3" w:rsidRDefault="008E639B">
      <w:r>
        <w:t xml:space="preserve">&lt;&lt;Z01&gt;&gt; </w:t>
      </w:r>
      <w:r>
        <w:t>결론</w:t>
      </w:r>
      <w:r>
        <w:t xml:space="preserve"> </w:t>
      </w:r>
      <w:r>
        <w:t>문단은</w:t>
      </w:r>
      <w:r>
        <w:t xml:space="preserve"> </w:t>
      </w:r>
      <w:r>
        <w:t>다단</w:t>
      </w:r>
      <w:r>
        <w:t xml:space="preserve"> </w:t>
      </w:r>
      <w:r>
        <w:t>구역이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</w:t>
      </w:r>
      <w:r>
        <w:t>한</w:t>
      </w:r>
      <w:r>
        <w:t xml:space="preserve"> </w:t>
      </w:r>
      <w:r>
        <w:t>단으로</w:t>
      </w:r>
      <w:r>
        <w:t xml:space="preserve"> </w:t>
      </w:r>
      <w:r>
        <w:t>표시된다</w:t>
      </w:r>
      <w:r>
        <w:t>.</w:t>
      </w:r>
    </w:p>
    <w:sectPr w:rsidR="007964E3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검토자" w:date="2026-10-07T12:13:00Z" w:initials="검토자">
    <w:p w14:paraId="161B5AE9" w14:textId="4141CAC1" w:rsidR="00D738B5" w:rsidRDefault="00D738B5">
      <w:pPr>
        <w:pStyle w:val="aff5"/>
      </w:pPr>
      <w:r>
        <w:rPr>
          <w:rStyle w:val="aff4"/>
        </w:rPr>
        <w:annotationRef/>
      </w:r>
      <w:r>
        <w:rPr>
          <w:rFonts w:hint="eastAsia"/>
        </w:rPr>
        <w:t>예산</w:t>
      </w:r>
      <w:r>
        <w:t xml:space="preserve"> </w:t>
      </w:r>
      <w:r>
        <w:rPr>
          <w:rFonts w:hint="eastAsia"/>
        </w:rPr>
        <w:t>수치는</w:t>
      </w:r>
      <w:r>
        <w:t xml:space="preserve"> 3</w:t>
      </w:r>
      <w:r>
        <w:rPr>
          <w:rFonts w:hint="eastAsia"/>
        </w:rPr>
        <w:t>월</w:t>
      </w:r>
      <w:r>
        <w:t xml:space="preserve"> </w:t>
      </w:r>
      <w:r>
        <w:rPr>
          <w:rFonts w:hint="eastAsia"/>
        </w:rPr>
        <w:t>기준으로</w:t>
      </w:r>
      <w:r>
        <w:t xml:space="preserve"> </w:t>
      </w:r>
      <w:r>
        <w:rPr>
          <w:rFonts w:hint="eastAsia"/>
        </w:rPr>
        <w:t>다시</w:t>
      </w:r>
      <w:r>
        <w:t xml:space="preserve"> </w:t>
      </w:r>
      <w:r>
        <w:rPr>
          <w:rFonts w:hint="eastAsia"/>
        </w:rPr>
        <w:t>확인해</w:t>
      </w:r>
      <w:r>
        <w:t xml:space="preserve"> </w:t>
      </w:r>
      <w:r>
        <w:rPr>
          <w:rFonts w:hint="eastAsia"/>
        </w:rPr>
        <w:t>주세요</w:t>
      </w:r>
      <w:r>
        <w:t>.</w:t>
      </w:r>
    </w:p>
  </w:comment>
  <w:comment w:id="5" w:author="검토자" w:date="2026-10-07T12:13:00Z" w:initials="검토자">
    <w:p w14:paraId="15AF7EDD" w14:textId="4FDC8B4D" w:rsidR="00D738B5" w:rsidRDefault="00D738B5">
      <w:pPr>
        <w:pStyle w:val="aff5"/>
      </w:pPr>
      <w:r>
        <w:rPr>
          <w:rStyle w:val="aff4"/>
        </w:rPr>
        <w:annotationRef/>
      </w:r>
      <w:r>
        <w:rPr>
          <w:rFonts w:hint="eastAsia"/>
        </w:rPr>
        <w:t>하반기</w:t>
      </w:r>
      <w:r>
        <w:t xml:space="preserve"> </w:t>
      </w:r>
      <w:r>
        <w:rPr>
          <w:rFonts w:hint="eastAsia"/>
        </w:rPr>
        <w:t>운영비</w:t>
      </w:r>
      <w:r>
        <w:t xml:space="preserve"> </w:t>
      </w:r>
      <w:r>
        <w:rPr>
          <w:rFonts w:hint="eastAsia"/>
        </w:rPr>
        <w:t>근거</w:t>
      </w:r>
      <w:r>
        <w:t xml:space="preserve"> </w:t>
      </w:r>
      <w:r>
        <w:rPr>
          <w:rFonts w:hint="eastAsia"/>
        </w:rPr>
        <w:t>자료</w:t>
      </w:r>
      <w:r>
        <w:t xml:space="preserve"> </w:t>
      </w:r>
      <w:r>
        <w:rPr>
          <w:rFonts w:hint="eastAsia"/>
        </w:rPr>
        <w:t>첨부</w:t>
      </w:r>
      <w:r>
        <w:t xml:space="preserve"> </w:t>
      </w:r>
      <w:r>
        <w:rPr>
          <w:rFonts w:hint="eastAsia"/>
        </w:rPr>
        <w:t>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1B5AE9" w15:done="0"/>
  <w15:commentEx w15:paraId="15AF7E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D50601" w16cex:dateUtc="2026-10-07T03:13:00Z"/>
  <w16cex:commentExtensible w16cex:durableId="1F999693" w16cex:dateUtc="2026-10-07T0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1B5AE9" w16cid:durableId="49D50601"/>
  <w16cid:commentId w16cid:paraId="15AF7EDD" w16cid:durableId="1F9996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CFF0" w14:textId="77777777" w:rsidR="00D379A0" w:rsidRDefault="00D379A0" w:rsidP="008B26D8">
      <w:pPr>
        <w:spacing w:after="0" w:line="240" w:lineRule="auto"/>
      </w:pPr>
      <w:r>
        <w:separator/>
      </w:r>
    </w:p>
  </w:endnote>
  <w:endnote w:type="continuationSeparator" w:id="0">
    <w:p w14:paraId="788ECEC7" w14:textId="77777777" w:rsidR="00D379A0" w:rsidRDefault="00D379A0" w:rsidP="008B2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1E4A" w14:textId="77777777" w:rsidR="00D379A0" w:rsidRDefault="00D379A0" w:rsidP="008B26D8">
      <w:pPr>
        <w:spacing w:after="0" w:line="240" w:lineRule="auto"/>
      </w:pPr>
      <w:r>
        <w:separator/>
      </w:r>
    </w:p>
  </w:footnote>
  <w:footnote w:type="continuationSeparator" w:id="0">
    <w:p w14:paraId="2A808C3E" w14:textId="77777777" w:rsidR="00D379A0" w:rsidRDefault="00D379A0" w:rsidP="008B26D8">
      <w:pPr>
        <w:spacing w:after="0" w:line="240" w:lineRule="auto"/>
      </w:pPr>
      <w:r>
        <w:continuationSeparator/>
      </w:r>
    </w:p>
  </w:footnote>
  <w:footnote w:id="1">
    <w:p w14:paraId="1FB312EC" w14:textId="401FB21E" w:rsidR="008B26D8" w:rsidRPr="008B26D8" w:rsidRDefault="008B26D8">
      <w:pPr>
        <w:pStyle w:val="aff1"/>
        <w:rPr>
          <w:rFonts w:eastAsia="맑은 고딕"/>
          <w:lang w:eastAsia="ko-KR"/>
        </w:rPr>
      </w:pPr>
      <w:r>
        <w:rPr>
          <w:rStyle w:val="aff2"/>
        </w:rPr>
        <w:footnoteRef/>
      </w:r>
      <w:r>
        <w:t xml:space="preserve"> </w:t>
      </w:r>
      <w:r>
        <w:rPr>
          <w:rFonts w:ascii="맑은 고딕" w:eastAsia="맑은 고딕" w:hAnsi="맑은 고딕" w:cs="맑은 고딕" w:hint="eastAsia"/>
        </w:rPr>
        <w:t>각주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본문</w:t>
      </w:r>
      <w:r>
        <w:t>: 2025</w:t>
      </w:r>
      <w:r>
        <w:rPr>
          <w:rFonts w:ascii="맑은 고딕" w:eastAsia="맑은 고딕" w:hAnsi="맑은 고딕" w:cs="맑은 고딕" w:hint="eastAsia"/>
        </w:rPr>
        <w:t>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자료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975109">
    <w:abstractNumId w:val="8"/>
  </w:num>
  <w:num w:numId="2" w16cid:durableId="1401754243">
    <w:abstractNumId w:val="6"/>
  </w:num>
  <w:num w:numId="3" w16cid:durableId="1745300909">
    <w:abstractNumId w:val="5"/>
  </w:num>
  <w:num w:numId="4" w16cid:durableId="386414055">
    <w:abstractNumId w:val="4"/>
  </w:num>
  <w:num w:numId="5" w16cid:durableId="831221753">
    <w:abstractNumId w:val="7"/>
  </w:num>
  <w:num w:numId="6" w16cid:durableId="637880498">
    <w:abstractNumId w:val="3"/>
  </w:num>
  <w:num w:numId="7" w16cid:durableId="494614441">
    <w:abstractNumId w:val="2"/>
  </w:num>
  <w:num w:numId="8" w16cid:durableId="141123875">
    <w:abstractNumId w:val="1"/>
  </w:num>
  <w:num w:numId="9" w16cid:durableId="19175494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검토자">
    <w15:presenceInfo w15:providerId="검토자" w15:userId="검토자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4E3"/>
    <w:rsid w:val="008B26D8"/>
    <w:rsid w:val="008E639B"/>
    <w:rsid w:val="00AA1D8D"/>
    <w:rsid w:val="00B47730"/>
    <w:rsid w:val="00BD4301"/>
    <w:rsid w:val="00CB0664"/>
    <w:rsid w:val="00D379A0"/>
    <w:rsid w:val="00D738B5"/>
    <w:rsid w:val="00EC2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ED3F7"/>
  <w14:defaultImageDpi w14:val="300"/>
  <w15:docId w15:val="{BBCE7093-02DA-4DCA-A3BB-736845FF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footnote text"/>
    <w:basedOn w:val="a1"/>
    <w:link w:val="Char7"/>
    <w:uiPriority w:val="99"/>
    <w:semiHidden/>
    <w:unhideWhenUsed/>
    <w:rsid w:val="008B26D8"/>
    <w:pPr>
      <w:snapToGrid w:val="0"/>
    </w:pPr>
  </w:style>
  <w:style w:type="character" w:customStyle="1" w:styleId="Char7">
    <w:name w:val="각주 텍스트 Char"/>
    <w:basedOn w:val="a2"/>
    <w:link w:val="aff1"/>
    <w:uiPriority w:val="99"/>
    <w:semiHidden/>
    <w:rsid w:val="008B26D8"/>
    <w:rPr>
      <w:sz w:val="20"/>
    </w:rPr>
  </w:style>
  <w:style w:type="character" w:styleId="aff2">
    <w:name w:val="footnote reference"/>
    <w:basedOn w:val="a2"/>
    <w:uiPriority w:val="99"/>
    <w:semiHidden/>
    <w:unhideWhenUsed/>
    <w:rsid w:val="008B26D8"/>
    <w:rPr>
      <w:vertAlign w:val="superscript"/>
    </w:rPr>
  </w:style>
  <w:style w:type="paragraph" w:styleId="aff3">
    <w:name w:val="Revision"/>
    <w:hidden/>
    <w:uiPriority w:val="99"/>
    <w:semiHidden/>
    <w:rsid w:val="00D738B5"/>
    <w:pPr>
      <w:spacing w:after="0" w:line="240" w:lineRule="auto"/>
    </w:pPr>
    <w:rPr>
      <w:sz w:val="20"/>
    </w:rPr>
  </w:style>
  <w:style w:type="character" w:styleId="aff4">
    <w:name w:val="annotation reference"/>
    <w:basedOn w:val="a2"/>
    <w:uiPriority w:val="99"/>
    <w:semiHidden/>
    <w:unhideWhenUsed/>
    <w:rsid w:val="00D738B5"/>
    <w:rPr>
      <w:sz w:val="18"/>
      <w:szCs w:val="18"/>
    </w:rPr>
  </w:style>
  <w:style w:type="paragraph" w:styleId="aff5">
    <w:name w:val="annotation text"/>
    <w:basedOn w:val="a1"/>
    <w:link w:val="Char8"/>
    <w:uiPriority w:val="99"/>
    <w:semiHidden/>
    <w:unhideWhenUsed/>
    <w:rsid w:val="00D738B5"/>
  </w:style>
  <w:style w:type="character" w:customStyle="1" w:styleId="Char8">
    <w:name w:val="메모 텍스트 Char"/>
    <w:basedOn w:val="a2"/>
    <w:link w:val="aff5"/>
    <w:uiPriority w:val="99"/>
    <w:semiHidden/>
    <w:rsid w:val="00D738B5"/>
    <w:rPr>
      <w:sz w:val="20"/>
    </w:rPr>
  </w:style>
  <w:style w:type="paragraph" w:styleId="aff6">
    <w:name w:val="annotation subject"/>
    <w:basedOn w:val="aff5"/>
    <w:next w:val="aff5"/>
    <w:link w:val="Char9"/>
    <w:uiPriority w:val="99"/>
    <w:semiHidden/>
    <w:unhideWhenUsed/>
    <w:rsid w:val="00D738B5"/>
    <w:rPr>
      <w:b/>
      <w:bCs/>
    </w:rPr>
  </w:style>
  <w:style w:type="character" w:customStyle="1" w:styleId="Char9">
    <w:name w:val="메모 주제 Char"/>
    <w:basedOn w:val="Char8"/>
    <w:link w:val="aff6"/>
    <w:uiPriority w:val="99"/>
    <w:semiHidden/>
    <w:rsid w:val="00D738B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 파서 테스트 보고서</dc:title>
  <dc:subject/>
  <dc:creator>검토자</dc:creator>
  <cp:keywords/>
  <dc:description>generated by python-docx</dc:description>
  <cp:lastModifiedBy>검토자</cp:lastModifiedBy>
  <cp:revision>2</cp:revision>
  <dcterms:created xsi:type="dcterms:W3CDTF">2026-10-07T03:13:00Z</dcterms:created>
  <dcterms:modified xsi:type="dcterms:W3CDTF">2026-10-07T03:13:00Z</dcterms:modified>
  <cp:category/>
</cp:coreProperties>
</file>